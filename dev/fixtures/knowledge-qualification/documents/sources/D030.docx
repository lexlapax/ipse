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Cave mapping fieldbook</w:t>
      </w:r>
    </w:p>
    <w:p>
      <w:pPr>
        <w:pStyle w:val="Heading1"/>
      </w:pPr>
      <w:r>
        <w:t>Survey tie</w:t>
      </w:r>
    </w:p>
    <w:p>
      <w:r>
        <w:t xml:space="preserve">Traverse Q connects to the entrance datum by station Q0.</w:t>
      </w:r>
    </w:p>
    <w:p>
      <w:r>
        <w:t xml:space="preserve">The dashed branch beyond Q7 is conjectural and must not be reported as a surveyed passage.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Instrument precision</w:t>
            </w:r>
          </w:p>
        </w:tc>
        <w:tc>
          <w:p>
            <w:r>
              <w:t xml:space="preserve">±0.3°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32</w:delText>
        </w:r>
      </w:del>
      <w:ins w:id="12" w:author="Editor" w:date="2026-09-03T00:00:00Z">
        <w:r>
          <w:t>handover room 39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