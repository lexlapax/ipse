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School garden minutes</w:t>
      </w:r>
    </w:p>
    <w:p>
      <w:pPr>
        <w:pStyle w:val="Heading1"/>
      </w:pPr>
      <w:r>
        <w:t>Compost rotation</w:t>
      </w:r>
    </w:p>
    <w:p>
      <w:r>
        <w:t xml:space="preserve">Bed Élan receives leaf compost in October and rests through November.</w:t>
      </w:r>
    </w:p>
    <w:p>
      <w:r>
        <w:t xml:space="preserve">The committee cancelled the proposed manure delivery; no manure was applied under this plan.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Leaf compost</w:t>
            </w:r>
          </w:p>
        </w:tc>
        <w:tc>
          <w:p>
            <w:r>
              <w:t xml:space="preserve">0.7 m³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26</w:delText>
        </w:r>
      </w:del>
      <w:ins w:id="12" w:author="Editor" w:date="2026-09-03T00:00:00Z">
        <w:r>
          <w:t>handover room 33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