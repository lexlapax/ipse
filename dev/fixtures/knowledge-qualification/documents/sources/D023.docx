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Harbor sensor memo</w:t>
      </w:r>
    </w:p>
    <w:p>
      <w:pPr>
        <w:pStyle w:val="Heading1"/>
      </w:pPr>
      <w:r>
        <w:t>Calibration check</w:t>
      </w:r>
    </w:p>
    <w:p>
      <w:r>
        <w:t xml:space="preserve">Buoy Sølv reports salinity only after a two-point calibration.</w:t>
      </w:r>
    </w:p>
    <w:p>
      <w:r>
        <w:t xml:space="preserve">A flat reading may indicate a fouled probe; the cause remains uncertain until inspection.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Calibration lot</w:t>
            </w:r>
          </w:p>
        </w:tc>
        <w:tc>
          <w:p>
            <w:r>
              <w:t xml:space="preserve">S-031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25</w:delText>
        </w:r>
      </w:del>
      <w:ins w:id="12" w:author="Editor" w:date="2026-09-03T00:00:00Z">
        <w:r>
          <w:t>handover room 32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