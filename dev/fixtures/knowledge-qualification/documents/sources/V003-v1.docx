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Apiary inspection threshold</w:t>
      </w:r>
    </w:p>
    <w:p>
      <w:pPr>
        <w:pStyle w:val="Heading1"/>
      </w:pPr>
      <w:r>
        <w:t>Limits</w:t>
      </w:r>
    </w:p>
    <w:p>
      <w:r>
        <w:t xml:space="preserve">Effective 2026-03-01, Intervention threshold is 9 mites.</w:t>
      </w:r>
    </w:p>
    <w:p>
      <w:r>
        <w:t xml:space="preserve">This edition remains valid until a signed replacement takes effect.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Intervention threshold</w:t>
            </w:r>
          </w:p>
        </w:tc>
        <w:tc>
          <w:p>
            <w:r>
              <w:t xml:space="preserve">9 mites</w:t>
            </w:r>
          </w:p>
        </w:tc>
      </w:tr>
    </w:tbl>
    <w:p>
      <w:r>
        <w:t>Current handover: </w:t>
      </w:r>
      <w:del w:id="11" w:author="Editor" w:date="2026-09-02T00:00:00Z">
        <w:r>
          <w:delText>east desk</w:delText>
        </w:r>
      </w:del>
      <w:ins w:id="12" w:author="Editor" w:date="2026-09-03T00:00:00Z">
        <w:r>
          <w:t>west desk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