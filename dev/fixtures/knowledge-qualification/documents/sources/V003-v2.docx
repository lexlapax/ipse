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Apiary inspection threshold</w:t>
      </w:r>
    </w:p>
    <w:p>
      <w:pPr>
        <w:pStyle w:val="Heading1"/>
      </w:pPr>
      <w:r>
        <w:t>Limits</w:t>
      </w:r>
    </w:p>
    <w:p>
      <w:r>
        <w:t xml:space="preserve">Effective 2026-09-01, Intervention threshold is 6 mites.</w:t>
      </w:r>
    </w:p>
    <w:p>
      <w:r>
        <w:t xml:space="preserve">This signed replacement supersedes v1 from its effective date; earlier events retain the old rule.</w:t>
      </w:r>
    </w:p>
    <w:tbl>
      <w:tblPr>
        <w:tblW w:w="5000" w:type="pct"/>
      </w:tblPr>
      <w:tblGrid>
        <w:gridCol w:w="2400"/>
        <w:gridCol w:w="4800"/>
      </w:tblGrid>
      <w:tr>
        <w:tc>
          <w:p>
            <w:r>
              <w:t xml:space="preserve">Measure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Intervention threshold</w:t>
            </w:r>
          </w:p>
        </w:tc>
        <w:tc>
          <w:p>
            <w:r>
              <w:t xml:space="preserve">6 mites</w:t>
            </w:r>
          </w:p>
        </w:tc>
      </w:tr>
    </w:tbl>
    <w:p>
      <w:r>
        <w:t>Current handover: </w:t>
      </w:r>
      <w:del w:id="11" w:author="Editor" w:date="2026-09-02T00:00:00Z">
        <w:r>
          <w:delText>east desk</w:delText>
        </w:r>
      </w:del>
      <w:ins w:id="12" w:author="Editor" w:date="2026-09-03T00:00:00Z">
        <w:r>
          <w:t>west desk</w:t>
        </w:r>
      </w:ins>
    </w:p>
    <w:p>
      <w:r>
        <w:t>Annotation anchor</w:t>
      </w:r>
      <w:r>
        <w:footnoteReference w:id="2"/>
      </w:r>
      <w:commentRangeStart w:id="3"/>
      <w:r>
        <w:t>; review marker</w:t>
      </w:r>
      <w:commentRangeEnd w:id="3"/>
      <w:r>
        <w:commentReference w:id="3"/>
      </w:r>
    </w:p>
    <w:sectPr/>
  </w:body>
</w:document>
</file>

<file path=word/comments.xml><?xml version="1.0" encoding="utf-8"?>
<w:comments xmlns:w="http://schemas.openxmlformats.org/wordprocessingml/2006/main">
  <w:comment w:id="3" w:author="Reviewer" w:date="2026-09-03T00:00:00Z">
    <w:p>
      <w:r>
        <w:t xml:space="preserve">Comment: this reviewer has not approved publication.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t xml:space="preserve">—</w:t>
      </w:r>
    </w:p>
  </w:footnote>
  <w:footnote w:type="continuationSeparator" w:id="0">
    <w:p>
      <w:r>
        <w:t xml:space="preserve">—</w:t>
      </w:r>
    </w:p>
  </w:footnote>
  <w:footnote w:id="2">
    <w:p>
      <w:r>
        <w:t xml:space="preserve">Footnote: values are local pilot observations, not population estimates.</w:t>
      </w:r>
    </w:p>
  </w:footnote>
</w:footnotes>
</file>

<file path=word/_rels/document.xml.rels><?xml version="1.0"?><Relationships xmlns="http://schemas.openxmlformats.org/package/2006/relationships"><Relationship Id="rIdF" Type="http://schemas.openxmlformats.org/officeDocument/2006/relationships/footnotes" Target="footnotes.xml"/><Relationship Id="rIdC" Type="http://schemas.openxmlformats.org/officeDocument/2006/relationships/comments" Target="comments.xml"/></Relationships>
</file>