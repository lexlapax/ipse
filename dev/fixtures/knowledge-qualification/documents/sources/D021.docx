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Glacier field protocol</w:t>
      </w:r>
    </w:p>
    <w:p>
      <w:pPr>
        <w:pStyle w:val="Heading1"/>
      </w:pPr>
      <w:r>
        <w:t>Sample chain</w:t>
      </w:r>
    </w:p>
    <w:p>
      <w:r>
        <w:t xml:space="preserve">Team Moraine seals each ice core with a tamper-evident cobalt band.</w:t>
      </w:r>
    </w:p>
    <w:p>
      <w:r>
        <w:t xml:space="preserve">A broken band triggers quarantine; it does not establish who handled the core.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Storage temperature</w:t>
            </w:r>
          </w:p>
        </w:tc>
        <w:tc>
          <w:p>
            <w:r>
              <w:t xml:space="preserve">−18 °C</w:t>
            </w:r>
          </w:p>
        </w:tc>
      </w:tr>
    </w:tbl>
    <w:p>
      <w:r>
        <w:t>Current handover: </w:t>
      </w:r>
      <w:del w:id="11" w:author="Editor" w:date="2026-09-02T00:00:00Z">
        <w:r>
          <w:delText>handover room 23</w:delText>
        </w:r>
      </w:del>
      <w:ins w:id="12" w:author="Editor" w:date="2026-09-03T00:00:00Z">
        <w:r>
          <w:t>handover room 30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