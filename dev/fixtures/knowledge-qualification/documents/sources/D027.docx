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comments.xml" ContentType="application/vnd.openxmlformats-officedocument.wordprocessingml.comments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Rural mesh field book</w:t>
      </w:r>
    </w:p>
    <w:p>
      <w:pPr>
        <w:pStyle w:val="Heading1"/>
      </w:pPr>
      <w:r>
        <w:t>Relay schedule</w:t>
      </w:r>
    </w:p>
    <w:p>
      <w:r>
        <w:t xml:space="preserve">Relay Cedar sleeps for 12 minutes between status broadcasts.</w:t>
      </w:r>
    </w:p>
    <w:p>
      <w:r>
        <w:t xml:space="preserve">A silent relay is not necessarily offline; its scheduled sleep must be considered.</w:t>
      </w:r>
    </w:p>
    <w:tbl>
      <w:tblPr>
        <w:tblW w:w="5000" w:type="pct"/>
      </w:tblPr>
      <w:tblGrid>
        <w:gridCol w:w="2400"/>
        <w:gridCol w:w="4800"/>
      </w:tblGrid>
      <w:tr>
        <w:tc>
          <w:p>
            <w:r>
              <w:t xml:space="preserve">Measure</w:t>
            </w:r>
          </w:p>
        </w:tc>
        <w:tc>
          <w:p>
            <w:r>
              <w:t xml:space="preserve">Value</w:t>
            </w:r>
          </w:p>
        </w:tc>
      </w:tr>
      <w:tr>
        <w:tc>
          <w:p>
            <w:r>
              <w:t xml:space="preserve">Antenna height</w:t>
            </w:r>
          </w:p>
        </w:tc>
        <w:tc>
          <w:p>
            <w:r>
              <w:t xml:space="preserve">6.2 m</w:t>
            </w:r>
          </w:p>
        </w:tc>
      </w:tr>
    </w:tbl>
    <w:p>
      <w:r>
        <w:t>Current handover: </w:t>
      </w:r>
      <w:del w:id="11" w:author="Editor" w:date="2026-09-02T00:00:00Z">
        <w:r>
          <w:delText>handover room 29</w:delText>
        </w:r>
      </w:del>
      <w:ins w:id="12" w:author="Editor" w:date="2026-09-03T00:00:00Z">
        <w:r>
          <w:t>handover room 36</w:t>
        </w:r>
      </w:ins>
    </w:p>
    <w:p>
      <w:r>
        <w:t>Annotation anchor</w:t>
      </w:r>
      <w:r>
        <w:footnoteReference w:id="2"/>
      </w:r>
      <w:commentRangeStart w:id="3"/>
      <w:r>
        <w:t>; review marker</w:t>
      </w:r>
      <w:commentRangeEnd w:id="3"/>
      <w:r>
        <w:commentReference w:id="3"/>
      </w:r>
    </w:p>
    <w:sectPr/>
  </w:body>
</w:document>
</file>

<file path=word/comments.xml><?xml version="1.0" encoding="utf-8"?>
<w:comments xmlns:w="http://schemas.openxmlformats.org/wordprocessingml/2006/main">
  <w:comment w:id="3" w:author="Reviewer" w:date="2026-09-03T00:00:00Z">
    <w:p>
      <w:r>
        <w:t xml:space="preserve">Comment: this reviewer has not approved publication.</w:t>
      </w:r>
    </w:p>
  </w:comment>
</w:comments>
</file>

<file path=word/footnotes.xml><?xml version="1.0" encoding="utf-8"?>
<w:footnotes xmlns:w="http://schemas.openxmlformats.org/wordprocessingml/2006/main">
  <w:footnote w:type="separator" w:id="-1">
    <w:p>
      <w:r>
        <w:t xml:space="preserve">—</w:t>
      </w:r>
    </w:p>
  </w:footnote>
  <w:footnote w:type="continuationSeparator" w:id="0">
    <w:p>
      <w:r>
        <w:t xml:space="preserve">—</w:t>
      </w:r>
    </w:p>
  </w:footnote>
  <w:footnote w:id="2">
    <w:p>
      <w:r>
        <w:t xml:space="preserve">Footnote: values are local pilot observations, not population estimates.</w:t>
      </w:r>
    </w:p>
  </w:footnote>
</w:footnotes>
</file>

<file path=word/_rels/document.xml.rels><?xml version="1.0"?><Relationships xmlns="http://schemas.openxmlformats.org/package/2006/relationships"><Relationship Id="rIdF" Type="http://schemas.openxmlformats.org/officeDocument/2006/relationships/footnotes" Target="footnotes.xml"/><Relationship Id="rIdC" Type="http://schemas.openxmlformats.org/officeDocument/2006/relationships/comments" Target="comments.xml"/></Relationships>
</file>