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comments.xml" ContentType="application/vnd.openxmlformats-officedocument.wordprocessingml.comment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Chamber choir score note</w:t>
      </w:r>
    </w:p>
    <w:p>
      <w:pPr>
        <w:pStyle w:val="Heading1"/>
      </w:pPr>
      <w:r>
        <w:t>Breath marks</w:t>
      </w:r>
    </w:p>
    <w:p>
      <w:r>
        <w:t xml:space="preserve">The alto section breathes after the word lumière in bar 42.</w:t>
      </w:r>
    </w:p>
    <w:p>
      <w:r>
        <w:t xml:space="preserve">The tenor pencilled comma in bar 40 is a rehearsal suggestion, not the conductor's mark.</w:t>
      </w:r>
    </w:p>
    <w:tbl>
      <w:tblPr>
        <w:tblW w:w="5000" w:type="pct"/>
      </w:tblPr>
      <w:tblGrid>
        <w:gridCol w:w="2400"/>
        <w:gridCol w:w="4800"/>
      </w:tblGrid>
      <w:tr>
        <w:tc>
          <w:p>
            <w:r>
              <w:t xml:space="preserve">Measure</w:t>
            </w:r>
          </w:p>
        </w:tc>
        <w:tc>
          <w:p>
            <w:r>
              <w:t xml:space="preserve">Value</w:t>
            </w:r>
          </w:p>
        </w:tc>
      </w:tr>
      <w:tr>
        <w:tc>
          <w:p>
            <w:r>
              <w:t xml:space="preserve">Concert pitch</w:t>
            </w:r>
          </w:p>
        </w:tc>
        <w:tc>
          <w:p>
            <w:r>
              <w:t xml:space="preserve">A = 442 Hz</w:t>
            </w:r>
          </w:p>
        </w:tc>
      </w:tr>
    </w:tbl>
    <w:p>
      <w:r>
        <w:t>Current handover: </w:t>
      </w:r>
      <w:del w:id="11" w:author="Editor" w:date="2026-09-02T00:00:00Z">
        <w:r>
          <w:delText>handover room 24</w:delText>
        </w:r>
      </w:del>
      <w:ins w:id="12" w:author="Editor" w:date="2026-09-03T00:00:00Z">
        <w:r>
          <w:t>handover room 31</w:t>
        </w:r>
      </w:ins>
    </w:p>
    <w:p>
      <w:r>
        <w:t>Annotation anchor</w:t>
      </w:r>
      <w:r>
        <w:footnoteReference w:id="2"/>
      </w:r>
      <w:commentRangeStart w:id="3"/>
      <w:r>
        <w:t>; review marker</w:t>
      </w:r>
      <w:commentRangeEnd w:id="3"/>
      <w:r>
        <w:commentReference w:id="3"/>
      </w:r>
    </w:p>
    <w:sectPr/>
  </w:body>
</w:document>
</file>

<file path=word/comments.xml><?xml version="1.0" encoding="utf-8"?>
<w:comments xmlns:w="http://schemas.openxmlformats.org/wordprocessingml/2006/main">
  <w:comment w:id="3" w:author="Reviewer" w:date="2026-09-03T00:00:00Z">
    <w:p>
      <w:r>
        <w:t xml:space="preserve">Comment: this reviewer has not approved publication.</w:t>
      </w:r>
    </w:p>
  </w:comment>
</w:comments>
</file>

<file path=word/footnotes.xml><?xml version="1.0" encoding="utf-8"?>
<w:footnotes xmlns:w="http://schemas.openxmlformats.org/wordprocessingml/2006/main">
  <w:footnote w:type="separator" w:id="-1">
    <w:p>
      <w:r>
        <w:t xml:space="preserve">—</w:t>
      </w:r>
    </w:p>
  </w:footnote>
  <w:footnote w:type="continuationSeparator" w:id="0">
    <w:p>
      <w:r>
        <w:t xml:space="preserve">—</w:t>
      </w:r>
    </w:p>
  </w:footnote>
  <w:footnote w:id="2">
    <w:p>
      <w:r>
        <w:t xml:space="preserve">Footnote: values are local pilot observations, not population estimates.</w:t>
      </w:r>
    </w:p>
  </w:footnote>
</w:footnotes>
</file>

<file path=word/_rels/document.xml.rels><?xml version="1.0"?><Relationships xmlns="http://schemas.openxmlformats.org/package/2006/relationships"><Relationship Id="rIdF" Type="http://schemas.openxmlformats.org/officeDocument/2006/relationships/footnotes" Target="footnotes.xml"/><Relationship Id="rIdC" Type="http://schemas.openxmlformats.org/officeDocument/2006/relationships/comments" Target="comments.xml"/></Relationships>
</file>