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Sculpture loan schedule</w:t>
      </w:r>
    </w:p>
    <w:p>
      <w:pPr>
        <w:pStyle w:val="Heading1"/>
      </w:pPr>
      <w:r>
        <w:t>Packing direction</w:t>
      </w:r>
    </w:p>
    <w:p>
      <w:r>
        <w:t xml:space="preserve">The basalt owl travels upright in a foam-lined crate.</w:t>
      </w:r>
    </w:p>
    <w:p>
      <w:r>
        <w:t xml:space="preserve">The sketch showing a horizontal orientation is superseded by the signed packing direction.</w:t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 xml:space="preserve">Measure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Crate mass</w:t>
            </w:r>
          </w:p>
        </w:tc>
        <w:tc>
          <w:p>
            <w:r>
              <w:t xml:space="preserve">86 kg</w:t>
            </w:r>
          </w:p>
        </w:tc>
      </w:tr>
    </w:tbl>
    <w:p>
      <w:r>
        <w:t>Current handover: </w:t>
      </w:r>
      <w:del w:id="11" w:author="Editor" w:date="2026-09-02T00:00:00Z">
        <w:r>
          <w:delText>handover room 28</w:delText>
        </w:r>
      </w:del>
      <w:ins w:id="12" w:author="Editor" w:date="2026-09-03T00:00:00Z">
        <w:r>
          <w:t>handover room 35</w:t>
        </w:r>
      </w:ins>
    </w:p>
    <w:p>
      <w:r>
        <w:t>Annotation anchor</w:t>
      </w:r>
      <w:r>
        <w:footnoteReference w:id="2"/>
      </w:r>
      <w:commentRangeStart w:id="3"/>
      <w:r>
        <w:t>; review marker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>
  <w:comment w:id="3" w:author="Reviewer" w:date="2026-09-03T00:00:00Z">
    <w:p>
      <w:r>
        <w:t xml:space="preserve">Comment: this reviewer has not approved publication.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 xml:space="preserve">—</w:t>
      </w:r>
    </w:p>
  </w:footnote>
  <w:footnote w:type="continuationSeparator" w:id="0">
    <w:p>
      <w:r>
        <w:t xml:space="preserve">—</w:t>
      </w:r>
    </w:p>
  </w:footnote>
  <w:footnote w:id="2">
    <w:p>
      <w:r>
        <w:t xml:space="preserve">Footnote: values are local pilot observations, not population estimates.</w:t>
      </w:r>
    </w:p>
  </w:footnote>
</w:footnotes>
</file>

<file path=word/_rels/document.xml.rels><?xml version="1.0"?><Relationships xmlns="http://schemas.openxmlformats.org/package/2006/relationships"><Relationship Id="rIdF" Type="http://schemas.openxmlformats.org/officeDocument/2006/relationships/footnotes" Target="footnotes.xml"/><Relationship Id="rIdC" Type="http://schemas.openxmlformats.org/officeDocument/2006/relationships/comments" Target="comments.xml"/></Relationships>
</file>