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Cooperative bakery log</w:t>
      </w:r>
    </w:p>
    <w:p>
      <w:pPr>
        <w:pStyle w:val="Heading1"/>
      </w:pPr>
      <w:r>
        <w:t>Starter rotation</w:t>
      </w:r>
    </w:p>
    <w:p>
      <w:r>
        <w:t xml:space="preserve">Starter Brisa is refreshed at a ratio of 1:3:3 by mass.</w:t>
      </w:r>
    </w:p>
    <w:p>
      <w:r>
        <w:t xml:space="preserve">A sour aroma alone is not recorded as spoilage; a pink surface requires disposal.</w:t>
      </w:r>
    </w:p>
    <w:tbl>
      <w:tblPr>
        <w:tblW w:w="5000" w:type="pct"/>
      </w:tblPr>
      <w:tblGrid>
        <w:gridCol w:w="2400"/>
        <w:gridCol w:w="4800"/>
      </w:tblGrid>
      <w:tr>
        <w:tc>
          <w:p>
            <w:r>
              <w:t xml:space="preserve">Measure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Bench rest</w:t>
            </w:r>
          </w:p>
        </w:tc>
        <w:tc>
          <w:p>
            <w:r>
              <w:t xml:space="preserve">45 min</w:t>
            </w:r>
          </w:p>
        </w:tc>
      </w:tr>
    </w:tbl>
    <w:p>
      <w:r>
        <w:t>Current handover: </w:t>
      </w:r>
      <w:del w:id="11" w:author="Editor" w:date="2026-09-02T00:00:00Z">
        <w:r>
          <w:delText>handover room 31</w:delText>
        </w:r>
      </w:del>
      <w:ins w:id="12" w:author="Editor" w:date="2026-09-03T00:00:00Z">
        <w:r>
          <w:t>handover room 38</w:t>
        </w:r>
      </w:ins>
    </w:p>
    <w:p>
      <w:r>
        <w:t>Annotation anchor</w:t>
      </w:r>
      <w:r>
        <w:footnoteReference w:id="2"/>
      </w:r>
      <w:commentRangeStart w:id="3"/>
      <w:r>
        <w:t>; review marker</w:t>
      </w:r>
      <w:commentRangeEnd w:id="3"/>
      <w:r>
        <w:commentReference w:id="3"/>
      </w:r>
    </w:p>
    <w:sectPr/>
  </w:body>
</w:document>
</file>

<file path=word/comments.xml><?xml version="1.0" encoding="utf-8"?>
<w:comments xmlns:w="http://schemas.openxmlformats.org/wordprocessingml/2006/main">
  <w:comment w:id="3" w:author="Reviewer" w:date="2026-09-03T00:00:00Z">
    <w:p>
      <w:r>
        <w:t xml:space="preserve">Comment: this reviewer has not approved publication.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t xml:space="preserve">—</w:t>
      </w:r>
    </w:p>
  </w:footnote>
  <w:footnote w:type="continuationSeparator" w:id="0">
    <w:p>
      <w:r>
        <w:t xml:space="preserve">—</w:t>
      </w:r>
    </w:p>
  </w:footnote>
  <w:footnote w:id="2">
    <w:p>
      <w:r>
        <w:t xml:space="preserve">Footnote: values are local pilot observations, not population estimates.</w:t>
      </w:r>
    </w:p>
  </w:footnote>
</w:footnotes>
</file>

<file path=word/_rels/document.xml.rels><?xml version="1.0"?><Relationships xmlns="http://schemas.openxmlformats.org/package/2006/relationships"><Relationship Id="rIdF" Type="http://schemas.openxmlformats.org/officeDocument/2006/relationships/footnotes" Target="footnotes.xml"/><Relationship Id="rIdC" Type="http://schemas.openxmlformats.org/officeDocument/2006/relationships/comments" Target="comments.xml"/></Relationships>
</file>