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Museum tactile guide</w:t>
      </w:r>
    </w:p>
    <w:p>
      <w:pPr>
        <w:pStyle w:val="Heading1"/>
      </w:pPr>
      <w:r>
        <w:t>Replica handling</w:t>
      </w:r>
    </w:p>
    <w:p>
      <w:r>
        <w:t xml:space="preserve">The bronze bell replica may be handled with clean dry hands.</w:t>
      </w:r>
    </w:p>
    <w:p>
      <w:r>
        <w:t xml:space="preserve">The original bell remains behind glass; replica handling permission does not cover it.</w:t>
      </w:r>
    </w:p>
    <w:tbl>
      <w:tblPr>
        <w:tblW w:w="5000" w:type="pct"/>
      </w:tblPr>
      <w:tblGrid>
        <w:gridCol w:w="2400"/>
        <w:gridCol w:w="4800"/>
      </w:tblGrid>
      <w:tr>
        <w:tc>
          <w:p>
            <w:r>
              <w:t xml:space="preserve">Measure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Replica diameter</w:t>
            </w:r>
          </w:p>
        </w:tc>
        <w:tc>
          <w:p>
            <w:r>
              <w:t xml:space="preserve">18 cm</w:t>
            </w:r>
          </w:p>
        </w:tc>
      </w:tr>
    </w:tbl>
    <w:p>
      <w:r>
        <w:t>Current handover: </w:t>
      </w:r>
      <w:del w:id="11" w:author="Editor" w:date="2026-09-02T00:00:00Z">
        <w:r>
          <w:delText>handover room 30</w:delText>
        </w:r>
      </w:del>
      <w:ins w:id="12" w:author="Editor" w:date="2026-09-03T00:00:00Z">
        <w:r>
          <w:t>handover room 37</w:t>
        </w:r>
      </w:ins>
    </w:p>
    <w:p>
      <w:r>
        <w:t>Annotation anchor</w:t>
      </w:r>
      <w:r>
        <w:footnoteReference w:id="2"/>
      </w:r>
      <w:commentRangeStart w:id="3"/>
      <w:r>
        <w:t>; review marker</w:t>
      </w:r>
      <w:commentRangeEnd w:id="3"/>
      <w:r>
        <w:commentReference w:id="3"/>
      </w:r>
    </w:p>
    <w:sectPr/>
  </w:body>
</w:document>
</file>

<file path=word/comments.xml><?xml version="1.0" encoding="utf-8"?>
<w:comments xmlns:w="http://schemas.openxmlformats.org/wordprocessingml/2006/main">
  <w:comment w:id="3" w:author="Reviewer" w:date="2026-09-03T00:00:00Z">
    <w:p>
      <w:r>
        <w:t xml:space="preserve">Comment: this reviewer has not approved publication.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t xml:space="preserve">—</w:t>
      </w:r>
    </w:p>
  </w:footnote>
  <w:footnote w:type="continuationSeparator" w:id="0">
    <w:p>
      <w:r>
        <w:t xml:space="preserve">—</w:t>
      </w:r>
    </w:p>
  </w:footnote>
  <w:footnote w:id="2">
    <w:p>
      <w:r>
        <w:t xml:space="preserve">Footnote: values are local pilot observations, not population estimates.</w:t>
      </w:r>
    </w:p>
  </w:footnote>
</w:footnotes>
</file>

<file path=word/_rels/document.xml.rels><?xml version="1.0"?><Relationships xmlns="http://schemas.openxmlformats.org/package/2006/relationships"><Relationship Id="rIdF" Type="http://schemas.openxmlformats.org/officeDocument/2006/relationships/footnotes" Target="footnotes.xml"/><Relationship Id="rIdC" Type="http://schemas.openxmlformats.org/officeDocument/2006/relationships/comments" Target="comments.xml"/></Relationships>
</file>