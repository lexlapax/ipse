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Canoe repair card</w:t>
      </w:r>
    </w:p>
    <w:p>
      <w:pPr>
        <w:pStyle w:val="Heading1"/>
      </w:pPr>
      <w:r>
        <w:t>Seam inspection</w:t>
      </w:r>
    </w:p>
    <w:p>
      <w:r>
        <w:t xml:space="preserve">The stern seam is inspected after every fifth outing.</w:t>
      </w:r>
    </w:p>
    <w:p>
      <w:r>
        <w:t xml:space="preserve">A superficial paint scratch alone does not authorize replacement of the hull.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Sealant batch</w:t>
            </w:r>
          </w:p>
        </w:tc>
        <w:tc>
          <w:p>
            <w:r>
              <w:t xml:space="preserve">N-55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27</w:delText>
        </w:r>
      </w:del>
      <w:ins w:id="12" w:author="Editor" w:date="2026-09-03T00:00:00Z">
        <w:r>
          <w:t>handover room 34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